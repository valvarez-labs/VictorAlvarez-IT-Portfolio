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  <w:sz w:val="28"/>
          <w:szCs w:val="28"/>
          <w:u w:val="single"/>
        </w:rPr>
      </w:pPr>
      <w:bookmarkStart w:colFirst="0" w:colLast="0" w:name="_focz46o1j5zd" w:id="0"/>
      <w:bookmarkEnd w:id="0"/>
      <w:ins w:author="Abel García Tomás" w:id="0" w:date="2025-05-27T10:23:00Z">
        <w:r w:rsidDel="00000000" w:rsidR="00000000" w:rsidRPr="00000000">
          <w:rPr>
            <w:b w:val="1"/>
            <w:bCs w:val="1"/>
            <w:sz w:val="28"/>
            <w:szCs w:val="28"/>
            <w:u w:val="single"/>
            <w:rtl w:val="0"/>
            <w:rPrChange w:author="Abel García Tomás" w:id="1" w:date="2025-05-27T10:23:00Z">
              <w:rPr/>
            </w:rPrChange>
          </w:rPr>
          <w:t xml:space="preserve">º</w:t>
        </w:r>
      </w:ins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2.7 VPN a pfSense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p48vp1lldkvr" w:id="1"/>
      <w:bookmarkEnd w:id="1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2.7.1 Configuració per als clients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Instalem el Client_export per exportar certificats als clients:</w:t>
      </w:r>
    </w:p>
    <w:p w:rsidR="00000000" w:rsidDel="00000000" w:rsidP="00000000" w:rsidRDefault="00000000" w:rsidRPr="00000000" w14:paraId="00000004">
      <w:pPr>
        <w:rPr>
          <w:rPrChange w:author="Abel García Tomás" w:id="3" w:date="2025-05-23T11:58:31Z">
            <w:rPr/>
          </w:rPrChange>
        </w:rPr>
      </w:pPr>
      <w:ins w:author="Abel García Tomás" w:id="2" w:date="2025-05-23T11:58:31Z">
        <w:r w:rsidDel="00000000" w:rsidR="00000000" w:rsidRPr="00000000">
          <w:rPr>
            <w:rPrChange w:author="Abel García Tomás" w:id="3" w:date="2025-05-23T11:58:31Z">
              <w:rPr>
                <w:b w:val="1"/>
                <w:bCs w:val="1"/>
                <w:color w:val="0000ff"/>
              </w:rPr>
            </w:rPrChange>
          </w:rPr>
          <w:drawing>
            <wp:inline distB="114300" distT="114300" distL="114300" distR="114300">
              <wp:extent cx="3038475" cy="3762375"/>
              <wp:effectExtent b="0" l="0" r="0" t="0"/>
              <wp:docPr id="1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8475" cy="37623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PrChange w:author="Abel García Tomás" w:id="3" w:date="2025-05-23T11:58:31Z">
            <w:rPr/>
          </w:rPrChange>
        </w:rPr>
      </w:pPr>
      <w:del w:author="Abel García Tomás" w:id="2" w:date="2025-05-23T11:58:31Z">
        <w:r w:rsidDel="00000000" w:rsidR="00000000" w:rsidRPr="00000000">
          <w:rPr>
            <w:rPrChange w:author="Abel García Tomás" w:id="3" w:date="2025-05-23T11:58:31Z">
              <w:rPr/>
            </w:rPrChange>
          </w:rPr>
          <w:drawing>
            <wp:inline distB="114300" distT="114300" distL="114300" distR="114300">
              <wp:extent cx="3038475" cy="3762375"/>
              <wp:effectExtent b="0" l="0" r="0" t="0"/>
              <wp:docPr id="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038475" cy="3762375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195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PrChange w:author="Abel García Tomás" w:id="3" w:date="2025-05-23T11:58:31Z">
            <w:rPr>
              <w:b w:val="1"/>
              <w:bCs w:val="1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</w:rPr>
          </w:rPrChange>
        </w:rPr>
        <w:t xml:space="preserve">UBUNTU:</w:t>
      </w:r>
    </w:p>
    <w:p w:rsidR="00000000" w:rsidDel="00000000" w:rsidP="00000000" w:rsidRDefault="00000000" w:rsidRPr="00000000" w14:paraId="0000000B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Afegim el arxiu de VPN i activem la VPN:</w:t>
      </w:r>
    </w:p>
    <w:p w:rsidR="00000000" w:rsidDel="00000000" w:rsidP="00000000" w:rsidRDefault="00000000" w:rsidRPr="00000000" w14:paraId="0000000D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405438" cy="343900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439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Comprobem la connexió:</w:t>
      </w:r>
    </w:p>
    <w:p w:rsidR="00000000" w:rsidDel="00000000" w:rsidP="00000000" w:rsidRDefault="00000000" w:rsidRPr="00000000" w14:paraId="00000011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38100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I podem accedir a la DMZ i al pfSense:</w:t>
      </w:r>
    </w:p>
    <w:p w:rsidR="00000000" w:rsidDel="00000000" w:rsidP="00000000" w:rsidRDefault="00000000" w:rsidRPr="00000000" w14:paraId="00000016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253038" cy="3184981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318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PrChange w:author="Abel García Tomás" w:id="3" w:date="2025-05-23T11:58:31Z">
            <w:rPr>
              <w:b w:val="1"/>
              <w:bCs w:val="1"/>
            </w:rPr>
          </w:rPrChange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PrChange w:author="Abel García Tomás" w:id="3" w:date="2025-05-23T11:58:31Z">
            <w:rPr>
              <w:b w:val="1"/>
              <w:bCs w:val="1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</w:rPr>
          </w:rPrChange>
        </w:rPr>
        <w:t xml:space="preserve">WINDOWS:</w:t>
      </w:r>
    </w:p>
    <w:p w:rsidR="00000000" w:rsidDel="00000000" w:rsidP="00000000" w:rsidRDefault="00000000" w:rsidRPr="00000000" w14:paraId="0000001D">
      <w:pPr>
        <w:rPr>
          <w:rPrChange w:author="Abel García Tomás" w:id="3" w:date="2025-05-23T11:58:31Z">
            <w:rPr>
              <w:b w:val="1"/>
              <w:bCs w:val="1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/>
          </w:rPrChange>
        </w:rPr>
        <w:t xml:space="preserve">També es pot accedir a la DMZ amb la VPN des de Windows:</w:t>
      </w:r>
    </w:p>
    <w:p w:rsidR="00000000" w:rsidDel="00000000" w:rsidP="00000000" w:rsidRDefault="00000000" w:rsidRPr="00000000" w14:paraId="0000001F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3949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PrChange w:author="Abel García Tomás" w:id="3" w:date="2025-05-23T11:58:31Z">
            <w:rPr>
              <w:b w:val="1"/>
              <w:bCs w:val="1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PrChange w:author="Abel García Tomás" w:id="3" w:date="2025-05-23T11:58:31Z">
            <w:rPr>
              <w:b w:val="1"/>
              <w:bCs w:val="1"/>
            </w:rPr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Entrem a OpenVPN&lt;Client Export:</w:t>
      </w:r>
    </w:p>
    <w:p w:rsidR="00000000" w:rsidDel="00000000" w:rsidP="00000000" w:rsidRDefault="00000000" w:rsidRPr="00000000" w14:paraId="00000025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11938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2578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</w:pPr>
      <w:bookmarkStart w:colFirst="0" w:colLast="0" w:name="_5x8dylb98w1o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</w:pPr>
      <w:bookmarkStart w:colFirst="0" w:colLast="0" w:name="_1sdrz4xl1yfr" w:id="3"/>
      <w:bookmarkEnd w:id="3"/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  <w:t xml:space="preserve">2.8 Servidor Proxy</w:t>
      </w:r>
    </w:p>
    <w:p w:rsidR="00000000" w:rsidDel="00000000" w:rsidP="00000000" w:rsidRDefault="00000000" w:rsidRPr="00000000" w14:paraId="00000032">
      <w:pPr>
        <w:pStyle w:val="Heading2"/>
        <w:rPr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</w:pPr>
      <w:bookmarkStart w:colFirst="0" w:colLast="0" w:name="_hp83eyp0wc6k" w:id="4"/>
      <w:bookmarkEnd w:id="4"/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  <w:t xml:space="preserve">2.8.1 Com unir un porxy a un Windows Client</w:t>
      </w:r>
    </w:p>
    <w:p w:rsidR="00000000" w:rsidDel="00000000" w:rsidP="00000000" w:rsidRDefault="00000000" w:rsidRPr="00000000" w14:paraId="00000033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Anem a la Secció d’Internet de configuració</w:t>
      </w:r>
    </w:p>
    <w:p w:rsidR="00000000" w:rsidDel="00000000" w:rsidP="00000000" w:rsidRDefault="00000000" w:rsidRPr="00000000" w14:paraId="00000035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4395788" cy="2102968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1029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Anem a l’apartat del Proxy</w:t>
      </w:r>
    </w:p>
    <w:p w:rsidR="00000000" w:rsidDel="00000000" w:rsidP="00000000" w:rsidRDefault="00000000" w:rsidRPr="00000000" w14:paraId="0000003A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2768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Escrivim la IP i Port del proxy</w:t>
      </w:r>
    </w:p>
    <w:p w:rsidR="00000000" w:rsidDel="00000000" w:rsidP="00000000" w:rsidRDefault="00000000" w:rsidRPr="00000000" w14:paraId="00000041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3390900" cy="1409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Aquest és el resultat</w:t>
      </w:r>
    </w:p>
    <w:p w:rsidR="00000000" w:rsidDel="00000000" w:rsidP="00000000" w:rsidRDefault="00000000" w:rsidRPr="00000000" w14:paraId="00000045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4229100" cy="23050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30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24257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30099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</w:pPr>
      <w:bookmarkStart w:colFirst="0" w:colLast="0" w:name="_g5ab0cminv9" w:id="5"/>
      <w:bookmarkEnd w:id="5"/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  <w:t xml:space="preserve">2.8.2 Com unir un porxy a un Ubuntu Client</w:t>
      </w:r>
    </w:p>
    <w:p w:rsidR="00000000" w:rsidDel="00000000" w:rsidP="00000000" w:rsidRDefault="00000000" w:rsidRPr="00000000" w14:paraId="00000051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Entrem a Configuració&lt;Xarxa&lt;Servidor Intermediari</w:t>
      </w:r>
    </w:p>
    <w:p w:rsidR="00000000" w:rsidDel="00000000" w:rsidP="00000000" w:rsidRDefault="00000000" w:rsidRPr="00000000" w14:paraId="00000053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37338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Posem la IP i el port del Proxy</w:t>
      </w:r>
    </w:p>
    <w:p w:rsidR="00000000" w:rsidDel="00000000" w:rsidP="00000000" w:rsidRDefault="00000000" w:rsidRPr="00000000" w14:paraId="00000058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3928269" cy="3367088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8269" cy="3367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Autenticació</w:t>
      </w:r>
    </w:p>
    <w:p w:rsidR="00000000" w:rsidDel="00000000" w:rsidP="00000000" w:rsidRDefault="00000000" w:rsidRPr="00000000" w14:paraId="0000005B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PrChange w:author="Abel García Tomás" w:id="3" w:date="2025-05-23T11:58:31Z">
            <w:rPr/>
          </w:rPrChange>
        </w:rPr>
        <w:drawing>
          <wp:inline distB="114300" distT="114300" distL="114300" distR="114300">
            <wp:extent cx="5731200" cy="1638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</w:pPr>
      <w:r w:rsidDel="00000000" w:rsidR="00000000" w:rsidRPr="00000000">
        <w:rPr>
          <w:rtl w:val="0"/>
          <w:rPrChange w:author="Abel García Tomás" w:id="3" w:date="2025-05-23T11:58:31Z">
            <w:rPr>
              <w:b w:val="1"/>
              <w:bCs w:val="1"/>
              <w:color w:val="0000ff"/>
            </w:rPr>
          </w:rPrChange>
        </w:rPr>
        <w:t xml:space="preserve">URL bloquejada</w:t>
      </w:r>
    </w:p>
    <w:p w:rsidR="00000000" w:rsidDel="00000000" w:rsidP="00000000" w:rsidRDefault="00000000" w:rsidRPr="00000000" w14:paraId="00000061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PrChange w:author="Abel García Tomás" w:id="3" w:date="2025-05-23T11:58:31Z">
            <w:rPr>
              <w:b w:val="1"/>
              <w:bCs w:val="1"/>
              <w:sz w:val="28"/>
              <w:szCs w:val="28"/>
              <w:u w:val="single"/>
            </w:rPr>
          </w:rPrChange>
        </w:rPr>
      </w:pPr>
      <w:bookmarkStart w:colFirst="0" w:colLast="0" w:name="_1aeim4sdeoc0" w:id="6"/>
      <w:bookmarkEnd w:id="6"/>
      <w:r w:rsidDel="00000000" w:rsidR="00000000" w:rsidRPr="00000000">
        <w:rPr>
          <w:rPrChange w:author="Abel García Tomás" w:id="3" w:date="2025-05-23T11:58:31Z">
            <w:rPr>
              <w:sz w:val="22"/>
              <w:szCs w:val="22"/>
            </w:rPr>
          </w:rPrChange>
        </w:rPr>
        <w:drawing>
          <wp:inline distB="114300" distT="114300" distL="114300" distR="114300">
            <wp:extent cx="5731200" cy="1689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PrChange w:author="Abel García Tomás" w:id="3" w:date="2025-05-23T11:58:31Z">
            <w:rPr/>
          </w:rPrChange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9.png"/><Relationship Id="rId22" Type="http://schemas.openxmlformats.org/officeDocument/2006/relationships/image" Target="media/image2.png"/><Relationship Id="rId10" Type="http://schemas.openxmlformats.org/officeDocument/2006/relationships/image" Target="media/image16.png"/><Relationship Id="rId21" Type="http://schemas.openxmlformats.org/officeDocument/2006/relationships/image" Target="media/image18.png"/><Relationship Id="rId13" Type="http://schemas.openxmlformats.org/officeDocument/2006/relationships/image" Target="media/image11.png"/><Relationship Id="rId12" Type="http://schemas.openxmlformats.org/officeDocument/2006/relationships/image" Target="media/image17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4.png"/><Relationship Id="rId18" Type="http://schemas.openxmlformats.org/officeDocument/2006/relationships/image" Target="media/image5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